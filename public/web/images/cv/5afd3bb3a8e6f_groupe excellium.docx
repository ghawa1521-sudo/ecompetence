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F14" w:rsidRDefault="000650C7" w:rsidP="00B10F14">
      <w:pPr>
        <w:rPr>
          <w:ins w:id="0" w:author="Yapi Mobio Jean Louis S" w:date="2018-05-09T07:32:00Z"/>
        </w:rPr>
      </w:pPr>
      <w:bookmarkStart w:id="1" w:name="_GoBack"/>
      <w:bookmarkEnd w:id="1"/>
      <w:r>
        <w:t>Accueil</w:t>
      </w:r>
    </w:p>
    <w:p w:rsidR="00B10F14" w:rsidRDefault="00B10F14" w:rsidP="00B10F14">
      <w:pPr>
        <w:rPr>
          <w:ins w:id="2" w:author="Yapi Mobio Jean Louis S" w:date="2018-05-09T07:47:00Z"/>
        </w:rPr>
      </w:pPr>
      <w:ins w:id="3" w:author="Yapi Mobio Jean Louis S" w:date="2018-05-09T07:32:00Z">
        <w:r>
          <w:tab/>
          <w:t>Proposition de slogan</w:t>
        </w:r>
      </w:ins>
    </w:p>
    <w:p w:rsidR="000F5A67" w:rsidRDefault="000F5A67" w:rsidP="00B10F14">
      <w:pPr>
        <w:rPr>
          <w:ins w:id="4" w:author="Yapi Mobio Jean Louis S" w:date="2018-05-09T07:33:00Z"/>
        </w:rPr>
      </w:pPr>
      <w:ins w:id="5" w:author="Yapi Mobio Jean Louis S" w:date="2018-05-09T07:47:00Z">
        <w:r>
          <w:tab/>
          <w:t>Groupe Excellium :</w:t>
        </w:r>
      </w:ins>
    </w:p>
    <w:p w:rsidR="00B10F14" w:rsidRDefault="00B10F14" w:rsidP="00B10F14">
      <w:pPr>
        <w:pStyle w:val="Paragraphedeliste"/>
        <w:numPr>
          <w:ilvl w:val="0"/>
          <w:numId w:val="6"/>
        </w:numPr>
        <w:rPr>
          <w:ins w:id="6" w:author="Yapi Mobio Jean Louis S" w:date="2018-05-09T07:34:00Z"/>
        </w:rPr>
      </w:pPr>
      <w:ins w:id="7" w:author="Yapi Mobio Jean Louis S" w:date="2018-05-09T07:34:00Z">
        <w:r>
          <w:t>Nous construisons jusqu’au bout de vos rêves</w:t>
        </w:r>
      </w:ins>
    </w:p>
    <w:p w:rsidR="00B10F14" w:rsidRDefault="00B10F14" w:rsidP="00B10F14">
      <w:pPr>
        <w:pStyle w:val="Paragraphedeliste"/>
        <w:numPr>
          <w:ilvl w:val="0"/>
          <w:numId w:val="6"/>
        </w:numPr>
        <w:rPr>
          <w:ins w:id="8" w:author="Yapi Mobio Jean Louis S" w:date="2018-05-09T07:35:00Z"/>
        </w:rPr>
      </w:pPr>
      <w:ins w:id="9" w:author="Yapi Mobio Jean Louis S" w:date="2018-05-09T07:34:00Z">
        <w:r>
          <w:t xml:space="preserve">Vos projets de demain passe entre </w:t>
        </w:r>
      </w:ins>
      <w:ins w:id="10" w:author="Yapi Mobio Jean Louis S" w:date="2018-05-09T07:35:00Z">
        <w:r>
          <w:t>n</w:t>
        </w:r>
      </w:ins>
      <w:ins w:id="11" w:author="Yapi Mobio Jean Louis S" w:date="2018-05-09T07:34:00Z">
        <w:r>
          <w:t>os belle</w:t>
        </w:r>
      </w:ins>
      <w:ins w:id="12" w:author="Yapi Mobio Jean Louis S" w:date="2018-05-09T07:35:00Z">
        <w:r>
          <w:t>s main</w:t>
        </w:r>
      </w:ins>
      <w:ins w:id="13" w:author="Yapi Mobio Jean Louis S" w:date="2018-05-09T07:37:00Z">
        <w:r>
          <w:t>s</w:t>
        </w:r>
      </w:ins>
    </w:p>
    <w:p w:rsidR="00B10F14" w:rsidRDefault="00B10F14" w:rsidP="00B10F14">
      <w:pPr>
        <w:pStyle w:val="Paragraphedeliste"/>
        <w:numPr>
          <w:ilvl w:val="0"/>
          <w:numId w:val="6"/>
        </w:numPr>
        <w:rPr>
          <w:ins w:id="14" w:author="Yapi Mobio Jean Louis S" w:date="2018-05-09T07:36:00Z"/>
        </w:rPr>
      </w:pPr>
      <w:ins w:id="15" w:author="Yapi Mobio Jean Louis S" w:date="2018-05-09T07:36:00Z">
        <w:r>
          <w:t>No</w:t>
        </w:r>
      </w:ins>
      <w:ins w:id="16" w:author="Yapi Mobio Jean Louis S" w:date="2018-05-09T07:37:00Z">
        <w:r>
          <w:t>u</w:t>
        </w:r>
      </w:ins>
      <w:ins w:id="17" w:author="Yapi Mobio Jean Louis S" w:date="2018-05-09T07:36:00Z">
        <w:r>
          <w:t>s partageons votre projet</w:t>
        </w:r>
      </w:ins>
    </w:p>
    <w:p w:rsidR="00B10F14" w:rsidRDefault="00B10F14" w:rsidP="00B10F14">
      <w:pPr>
        <w:pStyle w:val="Paragraphedeliste"/>
        <w:numPr>
          <w:ilvl w:val="0"/>
          <w:numId w:val="6"/>
        </w:numPr>
        <w:rPr>
          <w:ins w:id="18" w:author="Yapi Mobio Jean Louis S" w:date="2018-05-09T07:43:00Z"/>
        </w:rPr>
      </w:pPr>
      <w:ins w:id="19" w:author="Yapi Mobio Jean Louis S" w:date="2018-05-09T07:36:00Z">
        <w:r>
          <w:t>Bâtisseur de confiance</w:t>
        </w:r>
      </w:ins>
    </w:p>
    <w:p w:rsidR="000F5A67" w:rsidRDefault="000F5A67" w:rsidP="00B10F14">
      <w:pPr>
        <w:pStyle w:val="Paragraphedeliste"/>
        <w:numPr>
          <w:ilvl w:val="0"/>
          <w:numId w:val="6"/>
        </w:numPr>
        <w:rPr>
          <w:ins w:id="20" w:author="Yapi Mobio Jean Louis S" w:date="2018-05-09T07:43:00Z"/>
        </w:rPr>
      </w:pPr>
      <w:ins w:id="21" w:author="Yapi Mobio Jean Louis S" w:date="2018-05-09T07:43:00Z">
        <w:r>
          <w:t>La garantie du résultat</w:t>
        </w:r>
      </w:ins>
    </w:p>
    <w:p w:rsidR="000F5A67" w:rsidRPr="00E3740A" w:rsidRDefault="000F5A67">
      <w:pPr>
        <w:pStyle w:val="Paragraphedeliste"/>
        <w:numPr>
          <w:ilvl w:val="0"/>
          <w:numId w:val="6"/>
        </w:numPr>
        <w:rPr>
          <w:highlight w:val="yellow"/>
          <w:rPrChange w:id="22" w:author="Yapi Mobio Jean Louis S" w:date="2018-05-09T09:45:00Z">
            <w:rPr/>
          </w:rPrChange>
        </w:rPr>
        <w:pPrChange w:id="23" w:author="Yapi Mobio Jean Louis S" w:date="2018-05-09T07:33:00Z">
          <w:pPr/>
        </w:pPrChange>
      </w:pPr>
      <w:ins w:id="24" w:author="Yapi Mobio Jean Louis S" w:date="2018-05-09T07:43:00Z">
        <w:r w:rsidRPr="00E3740A">
          <w:rPr>
            <w:highlight w:val="yellow"/>
            <w:rPrChange w:id="25" w:author="Yapi Mobio Jean Louis S" w:date="2018-05-09T09:45:00Z">
              <w:rPr/>
            </w:rPrChange>
          </w:rPr>
          <w:t>Bâtisseur d’ave</w:t>
        </w:r>
      </w:ins>
      <w:ins w:id="26" w:author="Yapi Mobio Jean Louis S" w:date="2018-05-09T07:44:00Z">
        <w:r w:rsidRPr="00E3740A">
          <w:rPr>
            <w:highlight w:val="yellow"/>
            <w:rPrChange w:id="27" w:author="Yapi Mobio Jean Louis S" w:date="2018-05-09T09:45:00Z">
              <w:rPr/>
            </w:rPrChange>
          </w:rPr>
          <w:t>nir</w:t>
        </w:r>
      </w:ins>
    </w:p>
    <w:p w:rsidR="000650C7" w:rsidRDefault="000650C7">
      <w:r>
        <w:t xml:space="preserve">Qui </w:t>
      </w:r>
      <w:r w:rsidR="00976495">
        <w:t>sommes-nous ?</w:t>
      </w:r>
    </w:p>
    <w:p w:rsidR="00127667" w:rsidRDefault="001E212E" w:rsidP="000650C7">
      <w:pPr>
        <w:pStyle w:val="Paragraphedeliste"/>
        <w:numPr>
          <w:ilvl w:val="0"/>
          <w:numId w:val="3"/>
        </w:numPr>
      </w:pPr>
      <w:r>
        <w:t>Prése</w:t>
      </w:r>
      <w:r w:rsidR="00E06811">
        <w:t>n</w:t>
      </w:r>
      <w:r>
        <w:t>tation</w:t>
      </w:r>
    </w:p>
    <w:p w:rsidR="0066452C" w:rsidRDefault="0066452C" w:rsidP="0066452C">
      <w:pPr>
        <w:pStyle w:val="Paragraphedeliste"/>
        <w:numPr>
          <w:ilvl w:val="1"/>
          <w:numId w:val="3"/>
        </w:numPr>
      </w:pPr>
      <w:r>
        <w:t>Brève description avec la dénomination sociale, la forme et le capital de l’entreprise</w:t>
      </w:r>
    </w:p>
    <w:p w:rsidR="0066452C" w:rsidRDefault="0066452C" w:rsidP="0066452C">
      <w:pPr>
        <w:pStyle w:val="Paragraphedeliste"/>
        <w:numPr>
          <w:ilvl w:val="1"/>
          <w:numId w:val="3"/>
        </w:numPr>
      </w:pPr>
      <w:r>
        <w:t>Objectifs et Missions</w:t>
      </w:r>
    </w:p>
    <w:p w:rsidR="00976495" w:rsidRDefault="00976495" w:rsidP="00976495">
      <w:pPr>
        <w:pStyle w:val="Paragraphedeliste"/>
        <w:ind w:left="1440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Fondé en 2014 par un groupe d’experts, Excellium Group est une Société à Responsabilité Limitée (SARL)</w:t>
      </w:r>
      <w:r w:rsidR="00A8486E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de droit ivoirien au capital de </w:t>
      </w:r>
      <w:r w:rsidR="00A8486E" w:rsidRPr="00A8486E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lastRenderedPageBreak/>
        <w:t>XXXXXX</w:t>
      </w:r>
      <w:r w:rsidR="00A8486E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XXX.</w:t>
      </w:r>
      <w:r w:rsidR="00A8486E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br/>
      </w:r>
      <w:r w:rsidR="00A8486E">
        <w:rPr>
          <w:rFonts w:ascii="Arial" w:hAnsi="Arial" w:cs="Arial"/>
          <w:color w:val="333333"/>
          <w:sz w:val="21"/>
          <w:szCs w:val="21"/>
          <w:shd w:val="clear" w:color="auto" w:fill="FFFFFF"/>
        </w:rPr>
        <w:t>Elle est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spécialisée dans l’aménagement foncier, la vente de terrains, l’immobilier, l’étude conception et ingénierie, l’aménagement du territoire, l’urbanisme, le BTP</w:t>
      </w:r>
      <w:r w:rsidR="00A8486E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</w:p>
    <w:p w:rsidR="00A8486E" w:rsidRPr="00A8486E" w:rsidRDefault="00A8486E" w:rsidP="00976495">
      <w:pPr>
        <w:pStyle w:val="Paragraphedeliste"/>
        <w:ind w:left="1440"/>
        <w:jc w:val="both"/>
        <w:rPr>
          <w:i/>
          <w:color w:val="0070C0"/>
        </w:rPr>
      </w:pPr>
      <w:r w:rsidRPr="00843D61">
        <w:rPr>
          <w:i/>
          <w:color w:val="FF0000"/>
        </w:rPr>
        <w:t>Ensuite donner les objectifs et missions du groupe, qui pourront emmener les clients à vous faire confiance et à vous confier leurs projets. (</w:t>
      </w:r>
      <w:r w:rsidR="00843D61" w:rsidRPr="00843D61">
        <w:rPr>
          <w:i/>
          <w:color w:val="FF0000"/>
        </w:rPr>
        <w:t>N’oublions</w:t>
      </w:r>
      <w:r w:rsidRPr="00843D61">
        <w:rPr>
          <w:i/>
          <w:color w:val="FF0000"/>
        </w:rPr>
        <w:t xml:space="preserve"> pas ici de faire ressortir vo</w:t>
      </w:r>
      <w:r w:rsidR="00843D61" w:rsidRPr="00843D61">
        <w:rPr>
          <w:i/>
          <w:color w:val="FF0000"/>
        </w:rPr>
        <w:t>s particularités, ce qui vous distingues des autres concurrents</w:t>
      </w:r>
      <w:r w:rsidRPr="00843D61">
        <w:rPr>
          <w:i/>
          <w:color w:val="FF0000"/>
        </w:rPr>
        <w:t>)</w:t>
      </w:r>
      <w:r w:rsidR="00843D61">
        <w:rPr>
          <w:i/>
          <w:color w:val="0070C0"/>
        </w:rPr>
        <w:t>.</w:t>
      </w:r>
    </w:p>
    <w:p w:rsidR="000650C7" w:rsidRDefault="000650C7" w:rsidP="000650C7">
      <w:pPr>
        <w:pStyle w:val="Paragraphedeliste"/>
        <w:numPr>
          <w:ilvl w:val="0"/>
          <w:numId w:val="3"/>
        </w:numPr>
      </w:pPr>
      <w:r>
        <w:t>L’</w:t>
      </w:r>
      <w:r w:rsidR="0066452C">
        <w:t>Équipe</w:t>
      </w:r>
    </w:p>
    <w:p w:rsidR="0066452C" w:rsidRDefault="0066452C" w:rsidP="0066452C">
      <w:pPr>
        <w:pStyle w:val="Paragraphedeliste"/>
        <w:numPr>
          <w:ilvl w:val="1"/>
          <w:numId w:val="3"/>
        </w:numPr>
      </w:pPr>
      <w:r>
        <w:t>Organigramme</w:t>
      </w:r>
      <w:r w:rsidR="00A8486E">
        <w:t> ;</w:t>
      </w:r>
    </w:p>
    <w:p w:rsidR="0066452C" w:rsidRDefault="00976495" w:rsidP="0066452C">
      <w:pPr>
        <w:pStyle w:val="Paragraphedeliste"/>
        <w:numPr>
          <w:ilvl w:val="1"/>
          <w:numId w:val="3"/>
        </w:numPr>
      </w:pPr>
      <w:r>
        <w:t>Présentation des membres l’équipe (nom, photos, fonction)</w:t>
      </w:r>
      <w:r w:rsidR="00A8486E">
        <w:t> ;</w:t>
      </w:r>
    </w:p>
    <w:p w:rsidR="00A8486E" w:rsidRDefault="00A8486E" w:rsidP="0066452C">
      <w:pPr>
        <w:pStyle w:val="Paragraphedeliste"/>
        <w:numPr>
          <w:ilvl w:val="1"/>
          <w:numId w:val="3"/>
        </w:numPr>
      </w:pPr>
      <w:r>
        <w:t xml:space="preserve">Le mot du </w:t>
      </w:r>
      <w:r w:rsidRPr="00A8486E">
        <w:rPr>
          <w:b/>
          <w:i/>
        </w:rPr>
        <w:t>Boss</w:t>
      </w:r>
      <w:r>
        <w:rPr>
          <w:b/>
          <w:i/>
        </w:rPr>
        <w:t xml:space="preserve"> </w:t>
      </w:r>
      <w:r>
        <w:t>à l’attention de tous les potentiels clients et internautes.</w:t>
      </w:r>
    </w:p>
    <w:p w:rsidR="000650C7" w:rsidRDefault="0066452C" w:rsidP="000650C7">
      <w:pPr>
        <w:pStyle w:val="Paragraphedeliste"/>
        <w:numPr>
          <w:ilvl w:val="0"/>
          <w:numId w:val="3"/>
        </w:numPr>
      </w:pPr>
      <w:r>
        <w:t>C</w:t>
      </w:r>
      <w:r w:rsidR="000650C7">
        <w:t>ontact</w:t>
      </w:r>
    </w:p>
    <w:p w:rsidR="0066452C" w:rsidRDefault="0066452C" w:rsidP="0066452C">
      <w:pPr>
        <w:pStyle w:val="Paragraphedeliste"/>
        <w:numPr>
          <w:ilvl w:val="1"/>
          <w:numId w:val="3"/>
        </w:numPr>
      </w:pPr>
      <w:r>
        <w:t>Les différents contacts</w:t>
      </w:r>
    </w:p>
    <w:p w:rsidR="0066452C" w:rsidRDefault="0066452C" w:rsidP="0066452C">
      <w:pPr>
        <w:pStyle w:val="Paragraphedeliste"/>
        <w:numPr>
          <w:ilvl w:val="1"/>
          <w:numId w:val="3"/>
        </w:numPr>
      </w:pPr>
      <w:r>
        <w:t>Un plan d’accès</w:t>
      </w:r>
    </w:p>
    <w:p w:rsidR="0066452C" w:rsidRDefault="0066452C" w:rsidP="0066452C">
      <w:pPr>
        <w:pStyle w:val="Paragraphedeliste"/>
        <w:numPr>
          <w:ilvl w:val="1"/>
          <w:numId w:val="3"/>
        </w:numPr>
      </w:pPr>
      <w:r>
        <w:t xml:space="preserve">Une indication google </w:t>
      </w:r>
      <w:proofErr w:type="spellStart"/>
      <w:r>
        <w:t>Map</w:t>
      </w:r>
      <w:proofErr w:type="spellEnd"/>
    </w:p>
    <w:p w:rsidR="005E7522" w:rsidRDefault="005E7522" w:rsidP="005E7522">
      <w:pPr>
        <w:rPr>
          <w:ins w:id="28" w:author="Yapi Mobio Jean Louis S" w:date="2018-05-09T07:49:00Z"/>
        </w:rPr>
      </w:pPr>
      <w:ins w:id="29" w:author="Yapi Mobio Jean Louis S" w:date="2018-05-09T07:14:00Z">
        <w:r>
          <w:lastRenderedPageBreak/>
          <w:t xml:space="preserve">Nos </w:t>
        </w:r>
      </w:ins>
      <w:ins w:id="30" w:author="Yapi Mobio Jean Louis S" w:date="2018-05-09T07:15:00Z">
        <w:r>
          <w:t>Métiers</w:t>
        </w:r>
      </w:ins>
    </w:p>
    <w:p w:rsidR="005B621D" w:rsidRDefault="000F5A67" w:rsidP="000F5A67">
      <w:pPr>
        <w:ind w:left="705"/>
        <w:jc w:val="both"/>
        <w:rPr>
          <w:ins w:id="31" w:author="Yapi Mobio Jean Louis S" w:date="2018-05-09T08:00:00Z"/>
          <w:rFonts w:ascii="Arial" w:hAnsi="Arial" w:cs="Arial"/>
          <w:b/>
          <w:i/>
          <w:color w:val="333333"/>
          <w:sz w:val="21"/>
          <w:szCs w:val="21"/>
          <w:shd w:val="clear" w:color="auto" w:fill="FFFFFF"/>
        </w:rPr>
      </w:pPr>
      <w:ins w:id="32" w:author="Yapi Mobio Jean Louis S" w:date="2018-05-09T07:49:00Z">
        <w:r>
          <w:t>Pour chaque type de métiers :</w:t>
        </w:r>
      </w:ins>
      <w:ins w:id="33" w:author="Yapi Mobio Jean Louis S" w:date="2018-05-09T07:50:00Z">
        <w:r>
          <w:t xml:space="preserve"> </w:t>
        </w:r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34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BTP, Aménagement foncier</w:t>
        </w:r>
      </w:ins>
      <w:ins w:id="35" w:author="Yapi Mobio Jean Louis S" w:date="2018-05-09T07:51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36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,</w:t>
        </w:r>
      </w:ins>
      <w:ins w:id="37" w:author="Yapi Mobio Jean Louis S" w:date="2018-05-09T07:50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38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 Immobilier</w:t>
        </w:r>
      </w:ins>
      <w:ins w:id="39" w:author="Yapi Mobio Jean Louis S" w:date="2018-05-09T07:51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40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 xml:space="preserve">, </w:t>
        </w:r>
      </w:ins>
      <w:ins w:id="41" w:author="Yapi Mobio Jean Louis S" w:date="2018-05-09T07:50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42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Hydrographie</w:t>
        </w:r>
      </w:ins>
      <w:ins w:id="43" w:author="Yapi Mobio Jean Louis S" w:date="2018-05-09T07:51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44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 xml:space="preserve">, </w:t>
        </w:r>
      </w:ins>
      <w:ins w:id="45" w:author="Yapi Mobio Jean Louis S" w:date="2018-05-09T07:50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46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Aménagement du territoire</w:t>
        </w:r>
      </w:ins>
      <w:ins w:id="47" w:author="Yapi Mobio Jean Louis S" w:date="2018-05-09T07:51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48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,</w:t>
        </w:r>
      </w:ins>
      <w:ins w:id="49" w:author="Yapi Mobio Jean Louis S" w:date="2018-05-09T07:50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50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 Energie</w:t>
        </w:r>
      </w:ins>
      <w:ins w:id="51" w:author="Yapi Mobio Jean Louis S" w:date="2018-05-09T07:51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52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,</w:t>
        </w:r>
      </w:ins>
      <w:ins w:id="53" w:author="Yapi Mobio Jean Louis S" w:date="2018-05-09T07:50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54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 </w:t>
        </w:r>
      </w:ins>
      <w:ins w:id="55" w:author="Yapi Mobio Jean Louis S" w:date="2018-05-09T07:51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56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Étude</w:t>
        </w:r>
        <w:r w:rsidR="005B621D"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57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 xml:space="preserve"> </w:t>
        </w:r>
      </w:ins>
      <w:ins w:id="58" w:author="Yapi Mobio Jean Louis S" w:date="2018-05-09T07:50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59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conception et ingénierie</w:t>
        </w:r>
      </w:ins>
      <w:ins w:id="60" w:author="Yapi Mobio Jean Louis S" w:date="2018-05-09T07:52:00Z">
        <w:r w:rsidR="005B621D"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61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,</w:t>
        </w:r>
      </w:ins>
      <w:ins w:id="62" w:author="Yapi Mobio Jean Louis S" w:date="2018-05-09T07:50:00Z">
        <w:r w:rsidRP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  <w:rPrChange w:id="63" w:author="Yapi Mobio Jean Louis S" w:date="2018-05-09T07:52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 Imports et export</w:t>
        </w:r>
      </w:ins>
      <w:ins w:id="64" w:author="Yapi Mobio Jean Louis S" w:date="2018-05-09T08:00:00Z">
        <w:r w:rsidR="005B621D">
          <w:rPr>
            <w:rFonts w:ascii="Arial" w:hAnsi="Arial" w:cs="Arial"/>
            <w:b/>
            <w:i/>
            <w:color w:val="333333"/>
            <w:sz w:val="21"/>
            <w:szCs w:val="21"/>
            <w:shd w:val="clear" w:color="auto" w:fill="FFFFFF"/>
          </w:rPr>
          <w:t> :</w:t>
        </w:r>
      </w:ins>
    </w:p>
    <w:p w:rsidR="005B621D" w:rsidRPr="005B621D" w:rsidRDefault="005B621D" w:rsidP="005B621D">
      <w:pPr>
        <w:pStyle w:val="Paragraphedeliste"/>
        <w:numPr>
          <w:ilvl w:val="1"/>
          <w:numId w:val="3"/>
        </w:numPr>
        <w:jc w:val="both"/>
        <w:rPr>
          <w:ins w:id="65" w:author="Yapi Mobio Jean Louis S" w:date="2018-05-09T08:00:00Z"/>
          <w:rFonts w:cstheme="minorHAnsi"/>
          <w:rPrChange w:id="66" w:author="Yapi Mobio Jean Louis S" w:date="2018-05-09T08:00:00Z">
            <w:rPr>
              <w:ins w:id="67" w:author="Yapi Mobio Jean Louis S" w:date="2018-05-09T08:00:00Z"/>
              <w:rFonts w:cstheme="minorHAnsi"/>
              <w:color w:val="333333"/>
              <w:szCs w:val="21"/>
              <w:shd w:val="clear" w:color="auto" w:fill="FFFFFF"/>
            </w:rPr>
          </w:rPrChange>
        </w:rPr>
      </w:pPr>
      <w:ins w:id="68" w:author="Yapi Mobio Jean Louis S" w:date="2018-05-09T07:58:00Z">
        <w:r w:rsidRPr="005B621D">
          <w:rPr>
            <w:rFonts w:cstheme="minorHAnsi"/>
            <w:color w:val="333333"/>
            <w:szCs w:val="21"/>
            <w:shd w:val="clear" w:color="auto" w:fill="FFFFFF"/>
            <w:rPrChange w:id="69" w:author="Yapi Mobio Jean Louis S" w:date="2018-05-09T08:00:00Z">
              <w:rPr>
                <w:shd w:val="clear" w:color="auto" w:fill="FFFFFF"/>
              </w:rPr>
            </w:rPrChange>
          </w:rPr>
          <w:t xml:space="preserve">Faire une description et montrer comment </w:t>
        </w:r>
      </w:ins>
      <w:ins w:id="70" w:author="Yapi Mobio Jean Louis S" w:date="2018-05-09T07:59:00Z">
        <w:r w:rsidRPr="005B621D">
          <w:rPr>
            <w:rFonts w:cstheme="minorHAnsi"/>
            <w:color w:val="333333"/>
            <w:szCs w:val="21"/>
            <w:shd w:val="clear" w:color="auto" w:fill="FFFFFF"/>
            <w:rPrChange w:id="71" w:author="Yapi Mobio Jean Louis S" w:date="2018-05-09T08:00:00Z">
              <w:rPr>
                <w:shd w:val="clear" w:color="auto" w:fill="FFFFFF"/>
              </w:rPr>
            </w:rPrChange>
          </w:rPr>
          <w:t>est-ce</w:t>
        </w:r>
      </w:ins>
      <w:ins w:id="72" w:author="Yapi Mobio Jean Louis S" w:date="2018-05-09T07:58:00Z">
        <w:r w:rsidRPr="005B621D">
          <w:rPr>
            <w:rFonts w:cstheme="minorHAnsi"/>
            <w:color w:val="333333"/>
            <w:szCs w:val="21"/>
            <w:shd w:val="clear" w:color="auto" w:fill="FFFFFF"/>
            <w:rPrChange w:id="73" w:author="Yapi Mobio Jean Louis S" w:date="2018-05-09T08:00:00Z">
              <w:rPr>
                <w:shd w:val="clear" w:color="auto" w:fill="FFFFFF"/>
              </w:rPr>
            </w:rPrChange>
          </w:rPr>
          <w:t xml:space="preserve"> que </w:t>
        </w:r>
      </w:ins>
      <w:ins w:id="74" w:author="Yapi Mobio Jean Louis S" w:date="2018-05-09T07:59:00Z">
        <w:r w:rsidRPr="005B621D">
          <w:rPr>
            <w:rFonts w:cstheme="minorHAnsi"/>
            <w:color w:val="333333"/>
            <w:szCs w:val="21"/>
            <w:shd w:val="clear" w:color="auto" w:fill="FFFFFF"/>
            <w:rPrChange w:id="75" w:author="Yapi Mobio Jean Louis S" w:date="2018-05-09T08:00:00Z">
              <w:rPr>
                <w:shd w:val="clear" w:color="auto" w:fill="FFFFFF"/>
              </w:rPr>
            </w:rPrChange>
          </w:rPr>
          <w:t xml:space="preserve">vous </w:t>
        </w:r>
      </w:ins>
      <w:ins w:id="76" w:author="Yapi Mobio Jean Louis S" w:date="2018-05-09T08:02:00Z">
        <w:r w:rsidR="00F72A67">
          <w:rPr>
            <w:rFonts w:cstheme="minorHAnsi"/>
            <w:color w:val="333333"/>
            <w:szCs w:val="21"/>
            <w:shd w:val="clear" w:color="auto" w:fill="FFFFFF"/>
          </w:rPr>
          <w:t xml:space="preserve">l’exécuter au niveau de votre </w:t>
        </w:r>
        <w:r w:rsidR="00F72A67" w:rsidRPr="00F72A67">
          <w:rPr>
            <w:rFonts w:cstheme="minorHAnsi"/>
            <w:i/>
            <w:color w:val="333333"/>
            <w:szCs w:val="21"/>
            <w:shd w:val="clear" w:color="auto" w:fill="FFFFFF"/>
            <w:rPrChange w:id="77" w:author="Yapi Mobio Jean Louis S" w:date="2018-05-09T08:02:00Z">
              <w:rPr>
                <w:rFonts w:cstheme="minorHAnsi"/>
                <w:color w:val="333333"/>
                <w:szCs w:val="21"/>
                <w:shd w:val="clear" w:color="auto" w:fill="FFFFFF"/>
              </w:rPr>
            </w:rPrChange>
          </w:rPr>
          <w:t>groupe</w:t>
        </w:r>
        <w:r w:rsidR="00F72A67">
          <w:rPr>
            <w:rFonts w:cstheme="minorHAnsi"/>
            <w:i/>
            <w:color w:val="333333"/>
            <w:szCs w:val="21"/>
            <w:shd w:val="clear" w:color="auto" w:fill="FFFFFF"/>
          </w:rPr>
          <w:t>.</w:t>
        </w:r>
      </w:ins>
      <w:ins w:id="78" w:author="Yapi Mobio Jean Louis S" w:date="2018-05-09T08:03:00Z">
        <w:r w:rsidR="00F72A67">
          <w:rPr>
            <w:rFonts w:cstheme="minorHAnsi"/>
            <w:i/>
            <w:color w:val="333333"/>
            <w:szCs w:val="21"/>
            <w:shd w:val="clear" w:color="auto" w:fill="FFFFFF"/>
          </w:rPr>
          <w:t xml:space="preserve"> </w:t>
        </w:r>
      </w:ins>
      <w:ins w:id="79" w:author="Yapi Mobio Jean Louis S" w:date="2018-05-09T08:02:00Z">
        <w:r w:rsidR="00F72A67">
          <w:rPr>
            <w:rFonts w:cstheme="minorHAnsi"/>
            <w:i/>
            <w:color w:val="333333"/>
            <w:szCs w:val="21"/>
            <w:shd w:val="clear" w:color="auto" w:fill="FFFFFF"/>
          </w:rPr>
          <w:t>(</w:t>
        </w:r>
      </w:ins>
      <w:ins w:id="80" w:author="Yapi Mobio Jean Louis S" w:date="2018-05-09T08:06:00Z">
        <w:r w:rsidR="00CB03B0">
          <w:rPr>
            <w:rFonts w:cstheme="minorHAnsi"/>
            <w:i/>
            <w:color w:val="333333"/>
            <w:szCs w:val="21"/>
            <w:shd w:val="clear" w:color="auto" w:fill="FFFFFF"/>
          </w:rPr>
          <w:t>Généralité</w:t>
        </w:r>
      </w:ins>
      <w:ins w:id="81" w:author="Yapi Mobio Jean Louis S" w:date="2018-05-09T08:03:00Z">
        <w:r w:rsidR="00F72A67">
          <w:rPr>
            <w:rFonts w:cstheme="minorHAnsi"/>
            <w:i/>
            <w:color w:val="333333"/>
            <w:szCs w:val="21"/>
            <w:shd w:val="clear" w:color="auto" w:fill="FFFFFF"/>
          </w:rPr>
          <w:t xml:space="preserve"> et spécificité)</w:t>
        </w:r>
      </w:ins>
    </w:p>
    <w:p w:rsidR="005E7522" w:rsidRPr="005B621D" w:rsidRDefault="005B621D">
      <w:pPr>
        <w:pStyle w:val="Paragraphedeliste"/>
        <w:numPr>
          <w:ilvl w:val="1"/>
          <w:numId w:val="3"/>
        </w:numPr>
        <w:jc w:val="both"/>
        <w:rPr>
          <w:moveTo w:id="82" w:author="Yapi Mobio Jean Louis S" w:date="2018-05-09T07:15:00Z"/>
          <w:rFonts w:cstheme="minorHAnsi"/>
          <w:rPrChange w:id="83" w:author="Yapi Mobio Jean Louis S" w:date="2018-05-09T08:00:00Z">
            <w:rPr>
              <w:moveTo w:id="84" w:author="Yapi Mobio Jean Louis S" w:date="2018-05-09T07:15:00Z"/>
            </w:rPr>
          </w:rPrChange>
        </w:rPr>
        <w:pPrChange w:id="85" w:author="Yapi Mobio Jean Louis S" w:date="2018-05-09T08:00:00Z">
          <w:pPr>
            <w:pStyle w:val="Paragraphedeliste"/>
          </w:pPr>
        </w:pPrChange>
      </w:pPr>
      <w:ins w:id="86" w:author="Yapi Mobio Jean Louis S" w:date="2018-05-09T07:55:00Z">
        <w:r>
          <w:t xml:space="preserve">Ensuite </w:t>
        </w:r>
      </w:ins>
      <w:moveToRangeStart w:id="87" w:author="Yapi Mobio Jean Louis S" w:date="2018-05-09T07:15:00Z" w:name="move513613469"/>
      <w:moveTo w:id="88" w:author="Yapi Mobio Jean Louis S" w:date="2018-05-09T07:15:00Z">
        <w:r w:rsidR="005E7522">
          <w:t>Présent</w:t>
        </w:r>
      </w:moveTo>
      <w:ins w:id="89" w:author="Yapi Mobio Jean Louis S" w:date="2018-05-09T07:55:00Z">
        <w:r>
          <w:t xml:space="preserve">er </w:t>
        </w:r>
      </w:ins>
      <w:moveTo w:id="90" w:author="Yapi Mobio Jean Louis S" w:date="2018-05-09T07:15:00Z">
        <w:del w:id="91" w:author="Yapi Mobio Jean Louis S" w:date="2018-05-09T07:55:00Z">
          <w:r w:rsidR="005E7522" w:rsidDel="005B621D">
            <w:delText>ation d</w:delText>
          </w:r>
        </w:del>
      </w:moveTo>
      <w:ins w:id="92" w:author="Yapi Mobio Jean Louis S" w:date="2018-05-09T07:55:00Z">
        <w:r>
          <w:t>l</w:t>
        </w:r>
      </w:ins>
      <w:moveTo w:id="93" w:author="Yapi Mobio Jean Louis S" w:date="2018-05-09T07:15:00Z">
        <w:r w:rsidR="005E7522">
          <w:t xml:space="preserve">es différents projets réalisés, </w:t>
        </w:r>
        <w:del w:id="94" w:author="Yapi Mobio Jean Louis S" w:date="2018-05-09T07:55:00Z">
          <w:r w:rsidR="005E7522" w:rsidDel="005B621D">
            <w:delText xml:space="preserve">ainsi que ceux en cours de réalisation, classé par catégories </w:delText>
          </w:r>
        </w:del>
        <w:r w:rsidR="005E7522">
          <w:t>avec les délais et les spécificités techniques propres à chaque projet.</w:t>
        </w:r>
      </w:moveTo>
    </w:p>
    <w:p w:rsidR="005E7522" w:rsidRDefault="005E7522">
      <w:pPr>
        <w:pStyle w:val="Paragraphedeliste"/>
        <w:jc w:val="both"/>
        <w:rPr>
          <w:moveTo w:id="95" w:author="Yapi Mobio Jean Louis S" w:date="2018-05-09T07:15:00Z"/>
          <w:i/>
          <w:color w:val="FF0000"/>
        </w:rPr>
        <w:pPrChange w:id="96" w:author="Yapi Mobio Jean Louis S" w:date="2018-05-09T07:56:00Z">
          <w:pPr>
            <w:pStyle w:val="Paragraphedeliste"/>
          </w:pPr>
        </w:pPrChange>
      </w:pPr>
      <w:moveTo w:id="97" w:author="Yapi Mobio Jean Louis S" w:date="2018-05-09T07:15:00Z">
        <w:r w:rsidRPr="005E7522">
          <w:rPr>
            <w:i/>
            <w:color w:val="FF0000"/>
          </w:rPr>
          <w:t>La rubrique permettra de montrer votre capacité à l’exécution des projets</w:t>
        </w:r>
        <w:r>
          <w:rPr>
            <w:i/>
            <w:color w:val="FF0000"/>
          </w:rPr>
          <w:t xml:space="preserve"> et votre savoir-faire. Toutes les informations allant dans ce sens sont les bienvenues.</w:t>
        </w:r>
      </w:moveTo>
    </w:p>
    <w:p w:rsidR="00CB03B0" w:rsidRDefault="00CB03B0">
      <w:pPr>
        <w:rPr>
          <w:ins w:id="98" w:author="Yapi Mobio Jean Louis S" w:date="2018-05-09T08:08:00Z"/>
          <w:i/>
          <w:color w:val="FF0000"/>
        </w:rPr>
      </w:pPr>
      <w:ins w:id="99" w:author="Yapi Mobio Jean Louis S" w:date="2018-05-09T08:08:00Z">
        <w:r>
          <w:rPr>
            <w:i/>
            <w:color w:val="FF0000"/>
          </w:rPr>
          <w:br w:type="page"/>
        </w:r>
      </w:ins>
    </w:p>
    <w:p w:rsidR="005B621D" w:rsidRPr="005B621D" w:rsidRDefault="005E7522" w:rsidP="005E7522">
      <w:pPr>
        <w:pStyle w:val="Paragraphedeliste"/>
        <w:rPr>
          <w:ins w:id="100" w:author="Yapi Mobio Jean Louis S" w:date="2018-05-09T07:54:00Z"/>
          <w:i/>
          <w:color w:val="538135" w:themeColor="accent6" w:themeShade="BF"/>
          <w:rPrChange w:id="101" w:author="Yapi Mobio Jean Louis S" w:date="2018-05-09T07:56:00Z">
            <w:rPr>
              <w:ins w:id="102" w:author="Yapi Mobio Jean Louis S" w:date="2018-05-09T07:54:00Z"/>
              <w:i/>
              <w:color w:val="70AD47" w:themeColor="accent6"/>
            </w:rPr>
          </w:rPrChange>
        </w:rPr>
      </w:pPr>
      <w:moveTo w:id="103" w:author="Yapi Mobio Jean Louis S" w:date="2018-05-09T07:15:00Z">
        <w:del w:id="104" w:author="Yapi Mobio Jean Louis S" w:date="2018-05-09T08:01:00Z">
          <w:r w:rsidDel="005B621D">
            <w:rPr>
              <w:i/>
              <w:color w:val="FF0000"/>
            </w:rPr>
            <w:lastRenderedPageBreak/>
            <w:delText xml:space="preserve">Catégories : </w:delText>
          </w:r>
        </w:del>
      </w:moveTo>
      <w:ins w:id="105" w:author="Yapi Mobio Jean Louis S" w:date="2018-05-09T07:54:00Z">
        <w:r w:rsidR="005B621D" w:rsidRPr="005B621D">
          <w:rPr>
            <w:i/>
            <w:color w:val="538135" w:themeColor="accent6" w:themeShade="BF"/>
            <w:rPrChange w:id="106" w:author="Yapi Mobio Jean Louis S" w:date="2018-05-09T07:56:00Z">
              <w:rPr>
                <w:i/>
                <w:color w:val="70AD47" w:themeColor="accent6"/>
              </w:rPr>
            </w:rPrChange>
          </w:rPr>
          <w:t>Exemple Aménagement Foncier</w:t>
        </w:r>
      </w:ins>
    </w:p>
    <w:p w:rsidR="005B621D" w:rsidRDefault="005B621D" w:rsidP="005B621D">
      <w:pPr>
        <w:pStyle w:val="Paragraphedeliste"/>
        <w:jc w:val="both"/>
        <w:rPr>
          <w:ins w:id="107" w:author="Yapi Mobio Jean Louis S" w:date="2018-05-09T08:07:00Z"/>
          <w:i/>
          <w:color w:val="538135" w:themeColor="accent6" w:themeShade="BF"/>
        </w:rPr>
      </w:pPr>
      <w:ins w:id="108" w:author="Yapi Mobio Jean Louis S" w:date="2018-05-09T07:54:00Z">
        <w:r w:rsidRPr="005B621D">
          <w:rPr>
            <w:i/>
            <w:color w:val="538135" w:themeColor="accent6" w:themeShade="BF"/>
            <w:rPrChange w:id="109" w:author="Yapi Mobio Jean Louis S" w:date="2018-05-09T07:56:00Z">
              <w:rPr>
                <w:i/>
                <w:color w:val="70AD47" w:themeColor="accent6"/>
              </w:rPr>
            </w:rPrChange>
          </w:rPr>
          <w:t>L'activité d'aménagement vise à travers une convention de concession avec l'État à viabiliser une parcelle en la dotant d'infrastructures nécessaires comme les routes, l'électrification, l'adduction d'eau potable et à la commercialiser en lots individuels accessible au grand public.</w:t>
        </w:r>
      </w:ins>
    </w:p>
    <w:p w:rsidR="00CB03B0" w:rsidRDefault="00CB03B0" w:rsidP="00CB03B0">
      <w:pPr>
        <w:pStyle w:val="Paragraphedeliste"/>
        <w:numPr>
          <w:ilvl w:val="1"/>
          <w:numId w:val="3"/>
        </w:numPr>
        <w:jc w:val="both"/>
        <w:rPr>
          <w:ins w:id="110" w:author="Yapi Mobio Jean Louis S" w:date="2018-05-09T08:08:00Z"/>
          <w:i/>
          <w:color w:val="538135" w:themeColor="accent6" w:themeShade="BF"/>
        </w:rPr>
      </w:pPr>
      <w:ins w:id="111" w:author="Yapi Mobio Jean Louis S" w:date="2018-05-09T08:07:00Z">
        <w:r>
          <w:rPr>
            <w:i/>
            <w:color w:val="538135" w:themeColor="accent6" w:themeShade="BF"/>
          </w:rPr>
          <w:t>Bing</w:t>
        </w:r>
      </w:ins>
      <w:ins w:id="112" w:author="Yapi Mobio Jean Louis S" w:date="2018-05-09T08:08:00Z">
        <w:r>
          <w:rPr>
            <w:i/>
            <w:color w:val="538135" w:themeColor="accent6" w:themeShade="BF"/>
          </w:rPr>
          <w:t>erville</w:t>
        </w:r>
      </w:ins>
    </w:p>
    <w:p w:rsidR="00CB03B0" w:rsidRDefault="00CB03B0" w:rsidP="00CB03B0">
      <w:pPr>
        <w:pStyle w:val="Paragraphedeliste"/>
        <w:numPr>
          <w:ilvl w:val="2"/>
          <w:numId w:val="3"/>
        </w:numPr>
        <w:jc w:val="both"/>
        <w:rPr>
          <w:ins w:id="113" w:author="Yapi Mobio Jean Louis S" w:date="2018-05-09T08:08:00Z"/>
          <w:i/>
          <w:color w:val="538135" w:themeColor="accent6" w:themeShade="BF"/>
        </w:rPr>
      </w:pPr>
      <w:ins w:id="114" w:author="Yapi Mobio Jean Louis S" w:date="2018-05-09T08:08:00Z">
        <w:r>
          <w:rPr>
            <w:i/>
            <w:color w:val="538135" w:themeColor="accent6" w:themeShade="BF"/>
          </w:rPr>
          <w:t>Année de réalisation :2016</w:t>
        </w:r>
      </w:ins>
    </w:p>
    <w:p w:rsidR="00CB03B0" w:rsidRDefault="00CB03B0" w:rsidP="00CB03B0">
      <w:pPr>
        <w:pStyle w:val="Paragraphedeliste"/>
        <w:numPr>
          <w:ilvl w:val="2"/>
          <w:numId w:val="3"/>
        </w:numPr>
        <w:jc w:val="both"/>
        <w:rPr>
          <w:ins w:id="115" w:author="Yapi Mobio Jean Louis S" w:date="2018-05-09T08:09:00Z"/>
          <w:i/>
          <w:color w:val="538135" w:themeColor="accent6" w:themeShade="BF"/>
        </w:rPr>
      </w:pPr>
      <w:ins w:id="116" w:author="Yapi Mobio Jean Louis S" w:date="2018-05-09T08:08:00Z">
        <w:r>
          <w:rPr>
            <w:i/>
            <w:color w:val="538135" w:themeColor="accent6" w:themeShade="BF"/>
          </w:rPr>
          <w:t>Superficie : 18</w:t>
        </w:r>
      </w:ins>
      <w:ins w:id="117" w:author="Yapi Mobio Jean Louis S" w:date="2018-05-09T08:09:00Z">
        <w:r>
          <w:rPr>
            <w:i/>
            <w:color w:val="538135" w:themeColor="accent6" w:themeShade="BF"/>
          </w:rPr>
          <w:t>0</w:t>
        </w:r>
      </w:ins>
      <w:ins w:id="118" w:author="Yapi Mobio Jean Louis S" w:date="2018-05-09T08:08:00Z">
        <w:r>
          <w:rPr>
            <w:i/>
            <w:color w:val="538135" w:themeColor="accent6" w:themeShade="BF"/>
          </w:rPr>
          <w:t>Ha</w:t>
        </w:r>
      </w:ins>
    </w:p>
    <w:p w:rsidR="00CB03B0" w:rsidRDefault="00CB03B0" w:rsidP="00CB03B0">
      <w:pPr>
        <w:pStyle w:val="Paragraphedeliste"/>
        <w:numPr>
          <w:ilvl w:val="2"/>
          <w:numId w:val="3"/>
        </w:numPr>
        <w:jc w:val="both"/>
        <w:rPr>
          <w:ins w:id="119" w:author="Yapi Mobio Jean Louis S" w:date="2018-05-09T08:09:00Z"/>
          <w:i/>
          <w:color w:val="538135" w:themeColor="accent6" w:themeShade="BF"/>
        </w:rPr>
      </w:pPr>
      <w:ins w:id="120" w:author="Yapi Mobio Jean Louis S" w:date="2018-05-09T08:09:00Z">
        <w:r>
          <w:rPr>
            <w:i/>
            <w:color w:val="538135" w:themeColor="accent6" w:themeShade="BF"/>
          </w:rPr>
          <w:t>Nombre de lot : 1800 lots</w:t>
        </w:r>
      </w:ins>
    </w:p>
    <w:p w:rsidR="00CB03B0" w:rsidRDefault="00CB03B0" w:rsidP="00CB03B0">
      <w:pPr>
        <w:pStyle w:val="Paragraphedeliste"/>
        <w:numPr>
          <w:ilvl w:val="2"/>
          <w:numId w:val="3"/>
        </w:numPr>
        <w:jc w:val="both"/>
        <w:rPr>
          <w:ins w:id="121" w:author="Yapi Mobio Jean Louis S" w:date="2018-05-09T08:10:00Z"/>
          <w:i/>
          <w:color w:val="538135" w:themeColor="accent6" w:themeShade="BF"/>
        </w:rPr>
      </w:pPr>
      <w:ins w:id="122" w:author="Yapi Mobio Jean Louis S" w:date="2018-05-09T08:09:00Z">
        <w:r>
          <w:rPr>
            <w:i/>
            <w:color w:val="538135" w:themeColor="accent6" w:themeShade="BF"/>
          </w:rPr>
          <w:t xml:space="preserve">Chiffre d’affaire : </w:t>
        </w:r>
      </w:ins>
      <w:ins w:id="123" w:author="Yapi Mobio Jean Louis S" w:date="2018-05-09T08:10:00Z">
        <w:r>
          <w:rPr>
            <w:i/>
            <w:color w:val="538135" w:themeColor="accent6" w:themeShade="BF"/>
          </w:rPr>
          <w:t>8 200 528 654</w:t>
        </w:r>
      </w:ins>
    </w:p>
    <w:p w:rsidR="00CB03B0" w:rsidRPr="00CB03B0" w:rsidRDefault="00CB03B0">
      <w:pPr>
        <w:ind w:left="708"/>
        <w:jc w:val="both"/>
        <w:rPr>
          <w:moveTo w:id="124" w:author="Yapi Mobio Jean Louis S" w:date="2018-05-09T07:15:00Z"/>
          <w:i/>
          <w:color w:val="538135" w:themeColor="accent6" w:themeShade="BF"/>
          <w:rPrChange w:id="125" w:author="Yapi Mobio Jean Louis S" w:date="2018-05-09T08:10:00Z">
            <w:rPr>
              <w:moveTo w:id="126" w:author="Yapi Mobio Jean Louis S" w:date="2018-05-09T07:15:00Z"/>
              <w:i/>
              <w:color w:val="FF0000"/>
            </w:rPr>
          </w:rPrChange>
        </w:rPr>
        <w:pPrChange w:id="127" w:author="Yapi Mobio Jean Louis S" w:date="2018-05-09T08:10:00Z">
          <w:pPr>
            <w:pStyle w:val="Paragraphedeliste"/>
            <w:ind w:left="0"/>
          </w:pPr>
        </w:pPrChange>
      </w:pPr>
      <w:ins w:id="128" w:author="Yapi Mobio Jean Louis S" w:date="2018-05-09T08:10:00Z">
        <w:r>
          <w:rPr>
            <w:i/>
            <w:color w:val="538135" w:themeColor="accent6" w:themeShade="BF"/>
          </w:rPr>
          <w:t>Image à l’appui ci-possible</w:t>
        </w:r>
      </w:ins>
    </w:p>
    <w:moveToRangeEnd w:id="87"/>
    <w:p w:rsidR="005E7522" w:rsidRDefault="005E7522" w:rsidP="000650C7">
      <w:pPr>
        <w:rPr>
          <w:ins w:id="129" w:author="Yapi Mobio Jean Louis S" w:date="2018-05-09T07:14:00Z"/>
        </w:rPr>
      </w:pPr>
    </w:p>
    <w:p w:rsidR="00A8486E" w:rsidRDefault="00A8486E" w:rsidP="000650C7">
      <w:pPr>
        <w:rPr>
          <w:ins w:id="130" w:author="Yapi Mobio Jean Louis S" w:date="2018-05-09T07:16:00Z"/>
        </w:rPr>
      </w:pPr>
      <w:r>
        <w:t>Nos Projets</w:t>
      </w:r>
    </w:p>
    <w:p w:rsidR="005E7522" w:rsidRDefault="005145D4" w:rsidP="005E7522">
      <w:pPr>
        <w:pStyle w:val="Paragraphedeliste"/>
        <w:numPr>
          <w:ilvl w:val="0"/>
          <w:numId w:val="3"/>
        </w:numPr>
        <w:rPr>
          <w:ins w:id="131" w:author="Yapi Mobio Jean Louis S" w:date="2018-05-09T07:17:00Z"/>
        </w:rPr>
      </w:pPr>
      <w:ins w:id="132" w:author="Yapi Mobio Jean Louis S" w:date="2018-05-09T07:16:00Z">
        <w:r>
          <w:t>Projet</w:t>
        </w:r>
      </w:ins>
      <w:ins w:id="133" w:author="Yapi Mobio Jean Louis S" w:date="2018-05-09T07:20:00Z">
        <w:r>
          <w:t>s</w:t>
        </w:r>
      </w:ins>
      <w:ins w:id="134" w:author="Yapi Mobio Jean Louis S" w:date="2018-05-09T07:16:00Z">
        <w:r>
          <w:t xml:space="preserve"> en cours de ré</w:t>
        </w:r>
      </w:ins>
      <w:ins w:id="135" w:author="Yapi Mobio Jean Louis S" w:date="2018-05-09T07:17:00Z">
        <w:r>
          <w:t>alisations</w:t>
        </w:r>
      </w:ins>
    </w:p>
    <w:p w:rsidR="005145D4" w:rsidRDefault="005145D4" w:rsidP="005E7522">
      <w:pPr>
        <w:pStyle w:val="Paragraphedeliste"/>
        <w:numPr>
          <w:ilvl w:val="0"/>
          <w:numId w:val="3"/>
        </w:numPr>
        <w:rPr>
          <w:ins w:id="136" w:author="Yapi Mobio Jean Louis S" w:date="2018-05-09T07:20:00Z"/>
        </w:rPr>
      </w:pPr>
      <w:ins w:id="137" w:author="Yapi Mobio Jean Louis S" w:date="2018-05-09T07:17:00Z">
        <w:r>
          <w:t>Projets réalisés</w:t>
        </w:r>
      </w:ins>
    </w:p>
    <w:p w:rsidR="005145D4" w:rsidRDefault="005145D4">
      <w:pPr>
        <w:pStyle w:val="Paragraphedeliste"/>
        <w:numPr>
          <w:ilvl w:val="0"/>
          <w:numId w:val="3"/>
        </w:numPr>
        <w:rPr>
          <w:ins w:id="138" w:author="Yapi Mobio Jean Louis S" w:date="2018-05-09T09:40:00Z"/>
        </w:rPr>
      </w:pPr>
      <w:ins w:id="139" w:author="Yapi Mobio Jean Louis S" w:date="2018-05-09T07:20:00Z">
        <w:r>
          <w:t>Projets à venir</w:t>
        </w:r>
      </w:ins>
    </w:p>
    <w:p w:rsidR="00F61D9B" w:rsidRDefault="00434B17" w:rsidP="00F61D9B">
      <w:pPr>
        <w:rPr>
          <w:ins w:id="140" w:author="Yapi Mobio Jean Louis S" w:date="2018-05-09T09:41:00Z"/>
        </w:rPr>
      </w:pPr>
      <w:ins w:id="141" w:author="Yapi Mobio Jean Louis S" w:date="2018-05-09T09:43:00Z">
        <w:r>
          <w:lastRenderedPageBreak/>
          <w:t>Nos Offres</w:t>
        </w:r>
      </w:ins>
    </w:p>
    <w:p w:rsidR="00434B17" w:rsidRDefault="00434B17" w:rsidP="00434B17">
      <w:pPr>
        <w:pStyle w:val="Paragraphedeliste"/>
        <w:numPr>
          <w:ilvl w:val="0"/>
          <w:numId w:val="3"/>
        </w:numPr>
        <w:pPrChange w:id="142" w:author="Yapi Mobio Jean Louis S" w:date="2018-05-09T09:41:00Z">
          <w:pPr/>
        </w:pPrChange>
      </w:pPr>
      <w:ins w:id="143" w:author="Yapi Mobio Jean Louis S" w:date="2018-05-09T09:41:00Z">
        <w:r>
          <w:t>Terrains (superficie et détai</w:t>
        </w:r>
      </w:ins>
      <w:ins w:id="144" w:author="Yapi Mobio Jean Louis S" w:date="2018-05-09T09:42:00Z">
        <w:r>
          <w:t>ls techniques</w:t>
        </w:r>
      </w:ins>
      <w:ins w:id="145" w:author="Yapi Mobio Jean Louis S" w:date="2018-05-09T09:41:00Z">
        <w:r>
          <w:t>)</w:t>
        </w:r>
      </w:ins>
    </w:p>
    <w:p w:rsidR="00843D61" w:rsidDel="005E7522" w:rsidRDefault="00F72A67" w:rsidP="005E7522">
      <w:pPr>
        <w:pStyle w:val="Paragraphedeliste"/>
        <w:rPr>
          <w:moveFrom w:id="146" w:author="Yapi Mobio Jean Louis S" w:date="2018-05-09T07:15:00Z"/>
        </w:rPr>
      </w:pPr>
      <w:ins w:id="147" w:author="Yapi Mobio Jean Louis S" w:date="2018-05-09T08:04:00Z">
        <w:r>
          <w:t>(</w:t>
        </w:r>
      </w:ins>
      <w:moveFromRangeStart w:id="148" w:author="Yapi Mobio Jean Louis S" w:date="2018-05-09T07:15:00Z" w:name="move513613469"/>
      <w:moveFrom w:id="149" w:author="Yapi Mobio Jean Louis S" w:date="2018-05-09T07:15:00Z">
        <w:del w:id="150" w:author="Yapi Mobio Jean Louis S" w:date="2018-05-09T07:16:00Z">
          <w:r w:rsidR="00843D61" w:rsidDel="005E7522">
            <w:delText>P</w:delText>
          </w:r>
        </w:del>
        <w:r w:rsidR="00843D61" w:rsidDel="005E7522">
          <w:t>résentation des différents projets réalisés, ainsi que ceux en cours de réalisation</w:t>
        </w:r>
        <w:r w:rsidR="005E7522" w:rsidDel="005E7522">
          <w:t>, classé par catégories a</w:t>
        </w:r>
        <w:r w:rsidR="00843D61" w:rsidDel="005E7522">
          <w:t>vec les délais et les spécificités techniques propres à chaque projet</w:t>
        </w:r>
        <w:r w:rsidR="005E7522" w:rsidDel="005E7522">
          <w:t>.</w:t>
        </w:r>
      </w:moveFrom>
    </w:p>
    <w:p w:rsidR="005E7522" w:rsidDel="005E7522" w:rsidRDefault="00843D61" w:rsidP="005E7522">
      <w:pPr>
        <w:pStyle w:val="Paragraphedeliste"/>
        <w:rPr>
          <w:moveFrom w:id="151" w:author="Yapi Mobio Jean Louis S" w:date="2018-05-09T07:15:00Z"/>
          <w:i/>
          <w:color w:val="FF0000"/>
        </w:rPr>
      </w:pPr>
      <w:moveFrom w:id="152" w:author="Yapi Mobio Jean Louis S" w:date="2018-05-09T07:15:00Z">
        <w:r w:rsidRPr="005E7522" w:rsidDel="005E7522">
          <w:rPr>
            <w:i/>
            <w:color w:val="FF0000"/>
          </w:rPr>
          <w:t>La rubrique permettra de montrer votre capacité à l’exécution des projets</w:t>
        </w:r>
        <w:r w:rsidR="005E7522" w:rsidDel="005E7522">
          <w:rPr>
            <w:i/>
            <w:color w:val="FF0000"/>
          </w:rPr>
          <w:t xml:space="preserve"> et votre savoir-faire. Toutes les informations allant dans ce sens sont les bienvenues.</w:t>
        </w:r>
      </w:moveFrom>
    </w:p>
    <w:p w:rsidR="00843D61" w:rsidRPr="005E7522" w:rsidDel="005E7522" w:rsidRDefault="005E7522" w:rsidP="005E7522">
      <w:pPr>
        <w:pStyle w:val="Paragraphedeliste"/>
        <w:rPr>
          <w:moveFrom w:id="153" w:author="Yapi Mobio Jean Louis S" w:date="2018-05-09T07:15:00Z"/>
          <w:i/>
          <w:color w:val="FF0000"/>
        </w:rPr>
      </w:pPr>
      <w:moveFrom w:id="154" w:author="Yapi Mobio Jean Louis S" w:date="2018-05-09T07:15:00Z">
        <w:r w:rsidDel="005E7522">
          <w:rPr>
            <w:i/>
            <w:color w:val="FF0000"/>
          </w:rPr>
          <w:t xml:space="preserve">Catégories : </w:t>
        </w:r>
      </w:moveFrom>
    </w:p>
    <w:moveFromRangeEnd w:id="148"/>
    <w:p w:rsidR="00A8486E" w:rsidRDefault="00A8486E" w:rsidP="000650C7">
      <w:r>
        <w:t xml:space="preserve">Nos </w:t>
      </w:r>
      <w:r w:rsidR="005E7522">
        <w:t>Études</w:t>
      </w:r>
      <w:ins w:id="155" w:author="Yapi Mobio Jean Louis S" w:date="2018-05-09T08:04:00Z">
        <w:r w:rsidR="00F72A67">
          <w:t xml:space="preserve">) peut-être inclus dans la rubriques </w:t>
        </w:r>
        <w:r w:rsidR="00F72A67" w:rsidRPr="00F72A67">
          <w:rPr>
            <w:b/>
            <w:rPrChange w:id="156" w:author="Yapi Mobio Jean Louis S" w:date="2018-05-09T08:04:00Z">
              <w:rPr/>
            </w:rPrChange>
          </w:rPr>
          <w:t>Nos Métiers</w:t>
        </w:r>
      </w:ins>
    </w:p>
    <w:p w:rsidR="000650C7" w:rsidRDefault="000650C7" w:rsidP="000650C7">
      <w:r>
        <w:t>Références</w:t>
      </w:r>
    </w:p>
    <w:p w:rsidR="00843D61" w:rsidRDefault="00843D61" w:rsidP="00843D61">
      <w:pPr>
        <w:pStyle w:val="Paragraphedeliste"/>
      </w:pPr>
      <w:r>
        <w:t>Présentations des différentes références photos à l’appui (</w:t>
      </w:r>
      <w:r w:rsidRPr="00843D61">
        <w:rPr>
          <w:i/>
        </w:rPr>
        <w:t>ceci serait souhaitable</w:t>
      </w:r>
      <w:r>
        <w:t>) en prenant soins de les classer par catégories :</w:t>
      </w:r>
    </w:p>
    <w:p w:rsidR="00843D61" w:rsidRDefault="00843D61" w:rsidP="00843D61">
      <w:pPr>
        <w:pStyle w:val="Paragraphedeliste"/>
        <w:numPr>
          <w:ilvl w:val="1"/>
          <w:numId w:val="3"/>
        </w:numPr>
      </w:pPr>
      <w:r>
        <w:t>Construction</w:t>
      </w:r>
    </w:p>
    <w:p w:rsidR="00843D61" w:rsidRDefault="00843D61" w:rsidP="00843D61">
      <w:pPr>
        <w:pStyle w:val="Paragraphedeliste"/>
        <w:numPr>
          <w:ilvl w:val="1"/>
          <w:numId w:val="3"/>
        </w:numPr>
      </w:pPr>
      <w:r>
        <w:t>Réhabilitation</w:t>
      </w:r>
    </w:p>
    <w:p w:rsidR="00843D61" w:rsidRDefault="00843D61" w:rsidP="00843D61">
      <w:pPr>
        <w:pStyle w:val="Paragraphedeliste"/>
        <w:numPr>
          <w:ilvl w:val="1"/>
          <w:numId w:val="3"/>
        </w:numPr>
      </w:pPr>
      <w:r>
        <w:t>Lotissement</w:t>
      </w:r>
    </w:p>
    <w:p w:rsidR="00843D61" w:rsidRDefault="00843D61" w:rsidP="00843D61">
      <w:pPr>
        <w:pStyle w:val="Paragraphedeliste"/>
        <w:numPr>
          <w:ilvl w:val="1"/>
          <w:numId w:val="3"/>
        </w:numPr>
        <w:rPr>
          <w:ins w:id="157" w:author="Yapi Mobio Jean Louis S" w:date="2018-05-09T08:13:00Z"/>
        </w:rPr>
      </w:pPr>
      <w:r>
        <w:t>Reprofilage</w:t>
      </w:r>
    </w:p>
    <w:p w:rsidR="002B21B3" w:rsidRDefault="00414B98" w:rsidP="002B21B3">
      <w:pPr>
        <w:rPr>
          <w:ins w:id="158" w:author="Yapi Mobio Jean Louis S" w:date="2018-05-09T08:13:00Z"/>
        </w:rPr>
      </w:pPr>
      <w:ins w:id="159" w:author="Yapi Mobio Jean Louis S" w:date="2018-05-09T08:13:00Z">
        <w:r>
          <w:t>Équipements</w:t>
        </w:r>
      </w:ins>
    </w:p>
    <w:p w:rsidR="00414B98" w:rsidRDefault="00414B98">
      <w:pPr>
        <w:pPrChange w:id="160" w:author="Yapi Mobio Jean Louis S" w:date="2018-05-09T08:13:00Z">
          <w:pPr>
            <w:pStyle w:val="Paragraphedeliste"/>
            <w:numPr>
              <w:ilvl w:val="1"/>
              <w:numId w:val="3"/>
            </w:numPr>
            <w:ind w:left="1440" w:hanging="360"/>
          </w:pPr>
        </w:pPrChange>
      </w:pPr>
      <w:ins w:id="161" w:author="Yapi Mobio Jean Louis S" w:date="2018-05-09T08:13:00Z">
        <w:r>
          <w:t xml:space="preserve">Faire </w:t>
        </w:r>
      </w:ins>
      <w:ins w:id="162" w:author="Yapi Mobio Jean Louis S" w:date="2018-05-09T08:14:00Z">
        <w:r>
          <w:t>l’inventaires de tous vos équipements, images et description à l’appui</w:t>
        </w:r>
        <w:r w:rsidR="00E706D2">
          <w:t>.</w:t>
        </w:r>
      </w:ins>
    </w:p>
    <w:sectPr w:rsidR="00414B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4207D"/>
    <w:multiLevelType w:val="hybridMultilevel"/>
    <w:tmpl w:val="B8E6D5BA"/>
    <w:lvl w:ilvl="0" w:tplc="9F8657FC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2AE58D7"/>
    <w:multiLevelType w:val="hybridMultilevel"/>
    <w:tmpl w:val="6D5E0FCC"/>
    <w:lvl w:ilvl="0" w:tplc="C4E63F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B0C43"/>
    <w:multiLevelType w:val="hybridMultilevel"/>
    <w:tmpl w:val="0E2038E2"/>
    <w:lvl w:ilvl="0" w:tplc="3616755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D7B10"/>
    <w:multiLevelType w:val="hybridMultilevel"/>
    <w:tmpl w:val="3D4C03B4"/>
    <w:lvl w:ilvl="0" w:tplc="68CCD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80362"/>
    <w:multiLevelType w:val="hybridMultilevel"/>
    <w:tmpl w:val="69344772"/>
    <w:lvl w:ilvl="0" w:tplc="FDD6903A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7B485A57"/>
    <w:multiLevelType w:val="hybridMultilevel"/>
    <w:tmpl w:val="B58667BA"/>
    <w:lvl w:ilvl="0" w:tplc="F51016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pi Mobio Jean Louis S">
    <w15:presenceInfo w15:providerId="None" w15:userId="Yapi Mobio Jean Louis 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2E"/>
    <w:rsid w:val="000650C7"/>
    <w:rsid w:val="000F5A67"/>
    <w:rsid w:val="0011623F"/>
    <w:rsid w:val="001E212E"/>
    <w:rsid w:val="002B21B3"/>
    <w:rsid w:val="003C25B2"/>
    <w:rsid w:val="00414B98"/>
    <w:rsid w:val="00434B17"/>
    <w:rsid w:val="005145D4"/>
    <w:rsid w:val="005B621D"/>
    <w:rsid w:val="005E7522"/>
    <w:rsid w:val="006252F7"/>
    <w:rsid w:val="0066452C"/>
    <w:rsid w:val="00843D61"/>
    <w:rsid w:val="00976495"/>
    <w:rsid w:val="00A8486E"/>
    <w:rsid w:val="00B10F14"/>
    <w:rsid w:val="00CB03B0"/>
    <w:rsid w:val="00E06811"/>
    <w:rsid w:val="00E3740A"/>
    <w:rsid w:val="00E706D2"/>
    <w:rsid w:val="00F15D8F"/>
    <w:rsid w:val="00F61D9B"/>
    <w:rsid w:val="00F72A67"/>
    <w:rsid w:val="00FA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93D0"/>
  <w15:chartTrackingRefBased/>
  <w15:docId w15:val="{AA308E3A-4E40-48FB-81A4-A4072594F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65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3F802-2232-4B9C-86C3-60FEC6EDC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 Mobio Jean Louis S</dc:creator>
  <cp:keywords/>
  <dc:description/>
  <cp:lastModifiedBy>Yapi Mobio Jean Louis S</cp:lastModifiedBy>
  <cp:revision>6</cp:revision>
  <dcterms:created xsi:type="dcterms:W3CDTF">2018-05-08T20:09:00Z</dcterms:created>
  <dcterms:modified xsi:type="dcterms:W3CDTF">2018-05-09T10:48:00Z</dcterms:modified>
</cp:coreProperties>
</file>